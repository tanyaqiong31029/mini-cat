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  <w:szCs w:val="32"/>
        </w:rPr>
        <w:t xml:space="preserve">修订痕迹</w:t>
      </w:r>
    </w:p>
    <w:p>
      <w:commentRangeStart w:id="0"/>
      <w:r>
        <w:t xml:space="preserve">中文原文：青花瓷是景德镇窑的代表性产品。</w:t>
      </w:r>
      <w:commentRangeEnd w:id="0"/>
      <w:r>
        <w:rPr>
          <w:rStyle w:val="CommentReference"/>
        </w:rPr>
        <w:commentReference w:id="0"/>
      </w:r>
    </w:p>
    <w:p>
      <w:del w:id="1000" w:author="刘小婷" w:date="2026-09-27T10:00:00Z">
        <w:r>
          <w:delText xml:space="preserve">old </w:delText>
        </w:r>
      </w:del>
      <w:ins w:id="1001" w:author="刘小婷" w:date="2026-09-27T10:00:00Z">
        <w:r>
          <w:t xml:space="preserve">new </w:t>
        </w:r>
      </w:ins>
      <w:r>
        <w:t xml:space="preserve">translation text here</w:t>
      </w:r>
    </w:p>
    <w:sectPr>
      <w:pgSz w:w="11906" w:h="16838"/>
      <w:pgMar w:top="1440" w:right="1440" w:bottom="1440" w:left="1440" w:header="851" w:footer="992"/>
    </w:sectPr>
  </w:body>
</w:document>
</file>

<file path=word/comments.xml><?xml version="1.0" encoding="utf-8"?>
<w:comments xmlns:w="http://schemas.openxmlformats.org/wordprocessingml/2006/main">
  <w:comment w:id="0" w:author="刘小婷" w:date="2026-09-27T10:00:00Z" w:initials="刘">
    <w:p>
      <w:r>
        <w:t xml:space="preserve">此处术语与 Termbase 不一致，请核对。</w:t>
      </w:r>
    </w:p>
  </w:comment>
</w:comment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1" Type="http://schemas.openxmlformats.org/officeDocument/2006/relationships/comments" Target="comments.xml"/></Relationships>
</file>